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Reviewer-Marked Document</w:t>
      </w:r>
    </w:p>
    <w:p>
      <w:r>
        <w:t xml:space="preserve">Original text. </w:t>
      </w:r>
      <w:ins w:id="1" w:author="Reviewer" w:date="2026-05-06T00:00:00Z">
        <w:r>
          <w:t>INS_TARGET</w:t>
        </w:r>
      </w:ins>
      <w:r>
        <w:t xml:space="preserve"> middle </w:t>
      </w:r>
      <w:del w:id="2" w:author="Reviewer" w:date="2026-05-06T00:00:00Z">
        <w:r>
          <w:delText>DEL_TARGET</w:delText>
        </w:r>
      </w:del>
      <w:r>
        <w:t xml:space="preserve"> End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